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4C329" w14:textId="00C399FF" w:rsidR="00A57264" w:rsidRPr="00A57264" w:rsidRDefault="00A57264">
      <w:pPr>
        <w:rPr>
          <w:lang w:val="en-US"/>
        </w:rPr>
      </w:pPr>
      <w:r>
        <w:rPr>
          <w:noProof/>
          <w:lang w:val="en-US"/>
        </w:rPr>
        <w:t xml:space="preserve">Lorem ipsum dolor </w:t>
      </w:r>
      <w:ins w:id="0" w:author="Author">
        <w:r>
          <w:rPr>
            <w:noProof/>
            <w:lang w:val="en-US"/>
          </w:rPr>
          <w:t xml:space="preserve">single insertion </w:t>
        </w:r>
      </w:ins>
      <w:r>
        <w:rPr>
          <w:noProof/>
          <w:lang w:val="en-US"/>
        </w:rPr>
        <w:t>sit amet, consectetuer adipiscing elit. Maecenas porttitor congue massa. Fusce posuere, magna sed pulvinar ultricies, purus lectus malesuada libero, sit amet commodo magna eros quis urna. Nunc viverra imperdiet enim. Fusce est.</w:t>
      </w:r>
    </w:p>
    <w:sectPr w:rsidR="00A57264" w:rsidRPr="00A572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B9E86" w14:textId="77777777" w:rsidR="00F472FA" w:rsidRDefault="00F472FA" w:rsidP="004A1147">
      <w:pPr>
        <w:spacing w:after="0" w:line="240" w:lineRule="auto"/>
      </w:pPr>
      <w:r>
        <w:separator/>
      </w:r>
    </w:p>
  </w:endnote>
  <w:endnote w:type="continuationSeparator" w:id="0">
    <w:p w14:paraId="7591A891" w14:textId="77777777" w:rsidR="00F472FA" w:rsidRDefault="00F472FA" w:rsidP="004A1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A1CD8" w14:textId="77777777" w:rsidR="00F472FA" w:rsidRDefault="00F472FA" w:rsidP="004A1147">
      <w:pPr>
        <w:spacing w:after="0" w:line="240" w:lineRule="auto"/>
      </w:pPr>
      <w:r>
        <w:separator/>
      </w:r>
    </w:p>
  </w:footnote>
  <w:footnote w:type="continuationSeparator" w:id="0">
    <w:p w14:paraId="2EE02BF7" w14:textId="77777777" w:rsidR="00F472FA" w:rsidRDefault="00F472FA" w:rsidP="004A11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264"/>
    <w:rsid w:val="00005A81"/>
    <w:rsid w:val="00047834"/>
    <w:rsid w:val="001A745D"/>
    <w:rsid w:val="0041366A"/>
    <w:rsid w:val="004A1147"/>
    <w:rsid w:val="004C6F26"/>
    <w:rsid w:val="005E03F7"/>
    <w:rsid w:val="007C54EA"/>
    <w:rsid w:val="007E0A1F"/>
    <w:rsid w:val="00A57264"/>
    <w:rsid w:val="00CA009D"/>
    <w:rsid w:val="00D46874"/>
    <w:rsid w:val="00F472FA"/>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EC037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264"/>
    <w:rPr>
      <w:rFonts w:eastAsiaTheme="majorEastAsia" w:cstheme="majorBidi"/>
      <w:color w:val="272727" w:themeColor="text1" w:themeTint="D8"/>
    </w:rPr>
  </w:style>
  <w:style w:type="paragraph" w:styleId="Title">
    <w:name w:val="Title"/>
    <w:basedOn w:val="Normal"/>
    <w:next w:val="Normal"/>
    <w:link w:val="TitleChar"/>
    <w:uiPriority w:val="10"/>
    <w:qFormat/>
    <w:rsid w:val="00A5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264"/>
    <w:pPr>
      <w:spacing w:before="160"/>
      <w:jc w:val="center"/>
    </w:pPr>
    <w:rPr>
      <w:i/>
      <w:iCs/>
      <w:color w:val="404040" w:themeColor="text1" w:themeTint="BF"/>
    </w:rPr>
  </w:style>
  <w:style w:type="character" w:customStyle="1" w:styleId="QuoteChar">
    <w:name w:val="Quote Char"/>
    <w:basedOn w:val="DefaultParagraphFont"/>
    <w:link w:val="Quote"/>
    <w:uiPriority w:val="29"/>
    <w:rsid w:val="00A57264"/>
    <w:rPr>
      <w:i/>
      <w:iCs/>
      <w:color w:val="404040" w:themeColor="text1" w:themeTint="BF"/>
    </w:rPr>
  </w:style>
  <w:style w:type="paragraph" w:styleId="ListParagraph">
    <w:name w:val="List Paragraph"/>
    <w:basedOn w:val="Normal"/>
    <w:uiPriority w:val="34"/>
    <w:qFormat/>
    <w:rsid w:val="00A57264"/>
    <w:pPr>
      <w:ind w:left="720"/>
      <w:contextualSpacing/>
    </w:pPr>
  </w:style>
  <w:style w:type="character" w:styleId="IntenseEmphasis">
    <w:name w:val="Intense Emphasis"/>
    <w:basedOn w:val="DefaultParagraphFont"/>
    <w:uiPriority w:val="21"/>
    <w:qFormat/>
    <w:rsid w:val="00A57264"/>
    <w:rPr>
      <w:i/>
      <w:iCs/>
      <w:color w:val="0F4761" w:themeColor="accent1" w:themeShade="BF"/>
    </w:rPr>
  </w:style>
  <w:style w:type="paragraph" w:styleId="IntenseQuote">
    <w:name w:val="Intense Quote"/>
    <w:basedOn w:val="Normal"/>
    <w:next w:val="Normal"/>
    <w:link w:val="IntenseQuoteChar"/>
    <w:uiPriority w:val="30"/>
    <w:qFormat/>
    <w:rsid w:val="00A5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264"/>
    <w:rPr>
      <w:i/>
      <w:iCs/>
      <w:color w:val="0F4761" w:themeColor="accent1" w:themeShade="BF"/>
    </w:rPr>
  </w:style>
  <w:style w:type="character" w:styleId="IntenseReference">
    <w:name w:val="Intense Reference"/>
    <w:basedOn w:val="DefaultParagraphFont"/>
    <w:uiPriority w:val="32"/>
    <w:qFormat/>
    <w:rsid w:val="00A57264"/>
    <w:rPr>
      <w:b/>
      <w:bCs/>
      <w:smallCaps/>
      <w:color w:val="0F4761" w:themeColor="accent1" w:themeShade="BF"/>
      <w:spacing w:val="5"/>
    </w:rPr>
  </w:style>
  <w:style w:type="paragraph" w:styleId="Revision">
    <w:name w:val="Revision"/>
    <w:hidden/>
    <w:uiPriority w:val="99"/>
    <w:semiHidden/>
    <w:rsid w:val="00A57264"/>
    <w:pPr>
      <w:spacing w:after="0" w:line="240" w:lineRule="auto"/>
    </w:pPr>
  </w:style>
  <w:style w:type="paragraph" w:styleId="Header">
    <w:name w:val="header"/>
    <w:basedOn w:val="Normal"/>
    <w:link w:val="HeaderChar"/>
    <w:uiPriority w:val="99"/>
    <w:unhideWhenUsed/>
    <w:rsid w:val="004A11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1147"/>
  </w:style>
  <w:style w:type="paragraph" w:styleId="Footer">
    <w:name w:val="footer"/>
    <w:basedOn w:val="Normal"/>
    <w:link w:val="FooterChar"/>
    <w:uiPriority w:val="99"/>
    <w:unhideWhenUsed/>
    <w:rsid w:val="004A11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11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Words>
  <Characters>224</Characters>
  <Application>Microsoft Office Word</Application>
  <DocSecurity>0</DocSecurity>
  <Lines>1</Lines>
  <Paragraphs>1</Paragraphs>
  <ScaleCrop>false</ScaleCrop>
  <Company/>
  <LinksUpToDate>false</LinksUpToDate>
  <CharactersWithSpaces>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2026-02-14T11:20:00Z</dcterms:created>
  <dcterms:modified xsi:type="dcterms:W3CDTF">2026-02-14T11:21:00Z</dcterms:modified>
</cp:coreProperties>
</file>