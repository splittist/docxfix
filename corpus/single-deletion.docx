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F19A" w14:textId="0611D343" w:rsidR="00CB080E" w:rsidRPr="00CB080E" w:rsidRDefault="00CB080E">
      <w:pPr>
        <w:rPr>
          <w:lang w:val="en-US"/>
        </w:rPr>
      </w:pPr>
      <w:r>
        <w:rPr>
          <w:noProof/>
          <w:lang w:val="en-US"/>
        </w:rPr>
        <w:t>Lorem ipsum</w:t>
      </w:r>
      <w:del w:id="0" w:author="Author">
        <w:r w:rsidDel="00CB080E">
          <w:rPr>
            <w:noProof/>
            <w:lang w:val="en-US"/>
          </w:rPr>
          <w:delText xml:space="preserve"> dolor sit amet</w:delText>
        </w:r>
      </w:del>
      <w:r>
        <w:rPr>
          <w:noProof/>
          <w:lang w:val="en-US"/>
        </w:rPr>
        <w:t>, consectetuer adipiscing elit. Maecenas porttitor congue massa. Fusce posuere, magna sed pulvinar ultricies, purus lectus malesuada libero, sit amet commodo magna eros quis urna. Nunc viverra imperdiet enim. Fusce est.</w:t>
      </w:r>
    </w:p>
    <w:sectPr w:rsidR="00CB080E" w:rsidRPr="00CB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DB22" w14:textId="77777777" w:rsidR="00CF6378" w:rsidRDefault="00CF6378" w:rsidP="00CD6485">
      <w:pPr>
        <w:spacing w:after="0" w:line="240" w:lineRule="auto"/>
      </w:pPr>
      <w:r>
        <w:separator/>
      </w:r>
    </w:p>
  </w:endnote>
  <w:endnote w:type="continuationSeparator" w:id="0">
    <w:p w14:paraId="33351732" w14:textId="77777777" w:rsidR="00CF6378" w:rsidRDefault="00CF6378" w:rsidP="00CD6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0AE8" w14:textId="77777777" w:rsidR="00CF6378" w:rsidRDefault="00CF6378" w:rsidP="00CD6485">
      <w:pPr>
        <w:spacing w:after="0" w:line="240" w:lineRule="auto"/>
      </w:pPr>
      <w:r>
        <w:separator/>
      </w:r>
    </w:p>
  </w:footnote>
  <w:footnote w:type="continuationSeparator" w:id="0">
    <w:p w14:paraId="724B46F8" w14:textId="77777777" w:rsidR="00CF6378" w:rsidRDefault="00CF6378" w:rsidP="00CD64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0E"/>
    <w:rsid w:val="00005A81"/>
    <w:rsid w:val="00047834"/>
    <w:rsid w:val="001A745D"/>
    <w:rsid w:val="0041366A"/>
    <w:rsid w:val="004C6F26"/>
    <w:rsid w:val="005E03F7"/>
    <w:rsid w:val="007C54EA"/>
    <w:rsid w:val="007E0A1F"/>
    <w:rsid w:val="00CA009D"/>
    <w:rsid w:val="00CB080E"/>
    <w:rsid w:val="00CD6485"/>
    <w:rsid w:val="00CF6378"/>
    <w:rsid w:val="00D41ABA"/>
    <w:rsid w:val="00D4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F4E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0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B080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485"/>
  </w:style>
  <w:style w:type="paragraph" w:styleId="Footer">
    <w:name w:val="footer"/>
    <w:basedOn w:val="Normal"/>
    <w:link w:val="FooterChar"/>
    <w:uiPriority w:val="99"/>
    <w:unhideWhenUsed/>
    <w:rsid w:val="00CD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2026-02-14T12:01:00Z</dcterms:created>
  <dcterms:modified xsi:type="dcterms:W3CDTF">2026-02-14T12:01:00Z</dcterms:modified>
</cp:coreProperties>
</file>